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moveFrom w:id="1" w:author="Tevinch" w:date="2026-09-28T00:00:00Z">
        <w:r>
          <w:t>OLD PLACE</w:t>
        </w:r>
      </w:moveFrom>
    </w:p>
    <w:p>
      <w:moveTo w:id="2" w:author="Tevinch" w:date="2026-09-28T00:00:00Z">
        <w:r>
          <w:t>MOVED HERE</w:t>
        </w:r>
      </w:moveTo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moved text</dc:title>
  <dc:subject>Minimal DOCX example for Mammoth issue 490</dc:subject>
  <dc:creator>Tevinch</dc:creator>
  <cp:keywords/>
  <dc:description/>
  <cp:lastModifiedBy>Tevinch</cp:lastModifiedBy>
  <cp:revision>1</cp:revision>
  <dcterms:created xsi:type="dcterms:W3CDTF">2026-09-28T00:00:00Z</dcterms:created>
  <dcterms:modified xsi:type="dcterms:W3CDTF">2026-09-28T00:00:00Z</dcterms:modified>
  <cp:category/>
</cp:coreProperties>
</file>